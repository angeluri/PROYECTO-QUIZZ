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6767E" w14:textId="77777777" w:rsidR="006F3E85" w:rsidRDefault="006F3E85" w:rsidP="006F3E85">
      <w:pPr>
        <w:rPr>
          <w:ins w:id="0" w:author="ALUMNO-MATUTINO" w:date="2026-05-13T09:47:00Z"/>
        </w:rPr>
      </w:pPr>
      <w:ins w:id="1" w:author="ALUMNO-MATUTINO" w:date="2026-05-13T09:47:00Z">
        <w:r>
          <w:rPr>
            <w:rFonts w:ascii="Segoe UI Emoji" w:hAnsi="Segoe UI Emoji" w:cs="Segoe UI Emoji"/>
          </w:rPr>
          <w:t>📘</w:t>
        </w:r>
        <w:r>
          <w:t xml:space="preserve"> CURSO 2: ERGONOMÍA – GUÍA DE ESTUDIO</w:t>
        </w:r>
      </w:ins>
    </w:p>
    <w:p w14:paraId="5ABCB509" w14:textId="77777777" w:rsidR="006F3E85" w:rsidRDefault="006F3E85" w:rsidP="006F3E85">
      <w:pPr>
        <w:rPr>
          <w:ins w:id="2" w:author="ALUMNO-MATUTINO" w:date="2026-05-13T09:47:00Z"/>
        </w:rPr>
      </w:pPr>
      <w:ins w:id="3" w:author="ALUMNO-MATUTINO" w:date="2026-05-13T09:47:00Z">
        <w:r>
          <w:t>MÓDULO 1: Postura y estación de trabajo</w:t>
        </w:r>
      </w:ins>
    </w:p>
    <w:p w14:paraId="1479FE74" w14:textId="77777777" w:rsidR="006F3E85" w:rsidRDefault="006F3E85" w:rsidP="006F3E85">
      <w:pPr>
        <w:rPr>
          <w:ins w:id="4" w:author="ALUMNO-MATUTINO" w:date="2026-05-13T09:47:00Z"/>
        </w:rPr>
      </w:pPr>
      <w:ins w:id="5" w:author="ALUMNO-MATUTINO" w:date="2026-05-13T09:47:00Z">
        <w:r>
          <w:t>Una mala postura frente al computador puede provocar síndrome del túnel carpiano (compresión del nervio mediano en la muñeca), dolor cervical y lumbar. Para evitarlo:</w:t>
        </w:r>
      </w:ins>
    </w:p>
    <w:p w14:paraId="27235600" w14:textId="77777777" w:rsidR="006F3E85" w:rsidRDefault="006F3E85" w:rsidP="006F3E85">
      <w:pPr>
        <w:rPr>
          <w:ins w:id="6" w:author="ALUMNO-MATUTINO" w:date="2026-05-13T09:47:00Z"/>
        </w:rPr>
      </w:pPr>
    </w:p>
    <w:p w14:paraId="11A6F7C6" w14:textId="77777777" w:rsidR="006F3E85" w:rsidRDefault="006F3E85" w:rsidP="006F3E85">
      <w:pPr>
        <w:rPr>
          <w:ins w:id="7" w:author="ALUMNO-MATUTINO" w:date="2026-05-13T09:47:00Z"/>
        </w:rPr>
      </w:pPr>
      <w:ins w:id="8" w:author="ALUMNO-MATUTINO" w:date="2026-05-13T09:47:00Z">
        <w:r>
          <w:t>Ángulo de codos al teclear: 90°</w:t>
        </w:r>
      </w:ins>
    </w:p>
    <w:p w14:paraId="4D7C1C21" w14:textId="77777777" w:rsidR="006F3E85" w:rsidRDefault="006F3E85" w:rsidP="006F3E85">
      <w:pPr>
        <w:rPr>
          <w:ins w:id="9" w:author="ALUMNO-MATUTINO" w:date="2026-05-13T09:47:00Z"/>
        </w:rPr>
      </w:pPr>
    </w:p>
    <w:p w14:paraId="2D4FF67B" w14:textId="77777777" w:rsidR="006F3E85" w:rsidRDefault="006F3E85" w:rsidP="006F3E85">
      <w:pPr>
        <w:rPr>
          <w:ins w:id="10" w:author="ALUMNO-MATUTINO" w:date="2026-05-13T09:47:00Z"/>
        </w:rPr>
      </w:pPr>
      <w:ins w:id="11" w:author="ALUMNO-MATUTINO" w:date="2026-05-13T09:47:00Z">
        <w:r>
          <w:t>Parte superior de la pantalla a la altura de los ojos</w:t>
        </w:r>
      </w:ins>
    </w:p>
    <w:p w14:paraId="6FAF9403" w14:textId="77777777" w:rsidR="006F3E85" w:rsidRDefault="006F3E85" w:rsidP="006F3E85">
      <w:pPr>
        <w:rPr>
          <w:ins w:id="12" w:author="ALUMNO-MATUTINO" w:date="2026-05-13T09:47:00Z"/>
        </w:rPr>
      </w:pPr>
    </w:p>
    <w:p w14:paraId="3DCE344C" w14:textId="77777777" w:rsidR="006F3E85" w:rsidRDefault="006F3E85" w:rsidP="006F3E85">
      <w:pPr>
        <w:rPr>
          <w:ins w:id="13" w:author="ALUMNO-MATUTINO" w:date="2026-05-13T09:47:00Z"/>
        </w:rPr>
      </w:pPr>
      <w:ins w:id="14" w:author="ALUMNO-MATUTINO" w:date="2026-05-13T09:47:00Z">
        <w:r>
          <w:t>Distancia ojos-pantalla: 50-70 cm (un brazo extendido)</w:t>
        </w:r>
      </w:ins>
    </w:p>
    <w:p w14:paraId="2AB90F2B" w14:textId="77777777" w:rsidR="006F3E85" w:rsidRDefault="006F3E85" w:rsidP="006F3E85">
      <w:pPr>
        <w:rPr>
          <w:ins w:id="15" w:author="ALUMNO-MATUTINO" w:date="2026-05-13T09:47:00Z"/>
        </w:rPr>
      </w:pPr>
    </w:p>
    <w:p w14:paraId="1887AA02" w14:textId="77777777" w:rsidR="006F3E85" w:rsidRDefault="006F3E85" w:rsidP="006F3E85">
      <w:pPr>
        <w:rPr>
          <w:ins w:id="16" w:author="ALUMNO-MATUTINO" w:date="2026-05-13T09:47:00Z"/>
        </w:rPr>
      </w:pPr>
      <w:ins w:id="17" w:author="ALUMNO-MATUTINO" w:date="2026-05-13T09:47:00Z">
        <w:r>
          <w:t>Pies apoyados en el suelo o reposapiés (no colgando)</w:t>
        </w:r>
      </w:ins>
    </w:p>
    <w:p w14:paraId="2791C9D9" w14:textId="77777777" w:rsidR="006F3E85" w:rsidRDefault="006F3E85" w:rsidP="006F3E85">
      <w:pPr>
        <w:rPr>
          <w:ins w:id="18" w:author="ALUMNO-MATUTINO" w:date="2026-05-13T09:47:00Z"/>
        </w:rPr>
      </w:pPr>
    </w:p>
    <w:p w14:paraId="1EF94960" w14:textId="77777777" w:rsidR="006F3E85" w:rsidRDefault="006F3E85" w:rsidP="006F3E85">
      <w:pPr>
        <w:rPr>
          <w:ins w:id="19" w:author="ALUMNO-MATUTINO" w:date="2026-05-13T09:47:00Z"/>
        </w:rPr>
      </w:pPr>
      <w:ins w:id="20" w:author="ALUMNO-MATUTINO" w:date="2026-05-13T09:47:00Z">
        <w:r>
          <w:t>Hombros relajados y hacia atrás (no encogidos)</w:t>
        </w:r>
        <w:bookmarkStart w:id="21" w:name="_GoBack"/>
        <w:bookmarkEnd w:id="21"/>
      </w:ins>
    </w:p>
    <w:p w14:paraId="5C809C8C" w14:textId="77777777" w:rsidR="006F3E85" w:rsidRDefault="006F3E85" w:rsidP="006F3E85">
      <w:pPr>
        <w:rPr>
          <w:ins w:id="22" w:author="ALUMNO-MATUTINO" w:date="2026-05-13T09:47:00Z"/>
        </w:rPr>
      </w:pPr>
    </w:p>
    <w:p w14:paraId="4D029B4C" w14:textId="77777777" w:rsidR="006F3E85" w:rsidRDefault="006F3E85" w:rsidP="006F3E85">
      <w:pPr>
        <w:rPr>
          <w:ins w:id="23" w:author="ALUMNO-MATUTINO" w:date="2026-05-13T09:47:00Z"/>
        </w:rPr>
      </w:pPr>
      <w:ins w:id="24" w:author="ALUMNO-MATUTINO" w:date="2026-05-13T09:47:00Z">
        <w:r>
          <w:t>Un cojín lumbar mantiene la curvatura natural de la espalda</w:t>
        </w:r>
      </w:ins>
    </w:p>
    <w:p w14:paraId="780C96C9" w14:textId="77777777" w:rsidR="006F3E85" w:rsidRDefault="006F3E85" w:rsidP="006F3E85">
      <w:pPr>
        <w:rPr>
          <w:ins w:id="25" w:author="ALUMNO-MATUTINO" w:date="2026-05-13T09:47:00Z"/>
        </w:rPr>
      </w:pPr>
    </w:p>
    <w:p w14:paraId="1601979B" w14:textId="77777777" w:rsidR="006F3E85" w:rsidRDefault="006F3E85" w:rsidP="006F3E85">
      <w:pPr>
        <w:rPr>
          <w:ins w:id="26" w:author="ALUMNO-MATUTINO" w:date="2026-05-13T09:47:00Z"/>
        </w:rPr>
      </w:pPr>
      <w:ins w:id="27" w:author="ALUMNO-MATUTINO" w:date="2026-05-13T09:47:00Z">
        <w:r>
          <w:t>La silla ergonómica ajustable es la mejor inversión. Se recomienda cambiar de postura cada 30-60 minutos, aunque sea levemente.</w:t>
        </w:r>
      </w:ins>
    </w:p>
    <w:p w14:paraId="5621CF14" w14:textId="77777777" w:rsidR="006F3E85" w:rsidRDefault="006F3E85" w:rsidP="006F3E85">
      <w:pPr>
        <w:rPr>
          <w:ins w:id="28" w:author="ALUMNO-MATUTINO" w:date="2026-05-13T09:47:00Z"/>
        </w:rPr>
      </w:pPr>
    </w:p>
    <w:p w14:paraId="6A120DD3" w14:textId="77777777" w:rsidR="006F3E85" w:rsidRDefault="006F3E85" w:rsidP="006F3E85">
      <w:pPr>
        <w:rPr>
          <w:ins w:id="29" w:author="ALUMNO-MATUTINO" w:date="2026-05-13T09:47:00Z"/>
        </w:rPr>
      </w:pPr>
      <w:ins w:id="30" w:author="ALUMNO-MATUTINO" w:date="2026-05-13T09:47:00Z">
        <w:r>
          <w:t>MÓDULO 2: Pausas activas</w:t>
        </w:r>
      </w:ins>
    </w:p>
    <w:p w14:paraId="51A95681" w14:textId="77777777" w:rsidR="006F3E85" w:rsidRDefault="006F3E85" w:rsidP="006F3E85">
      <w:pPr>
        <w:rPr>
          <w:ins w:id="31" w:author="ALUMNO-MATUTINO" w:date="2026-05-13T09:47:00Z"/>
        </w:rPr>
      </w:pPr>
      <w:ins w:id="32" w:author="ALUMNO-MATUTINO" w:date="2026-05-13T09:47:00Z">
        <w:r>
          <w:t>Una pausa activa de 5 minutos cada hora mejora la circulación y previene lesiones. Ejercicios clave:</w:t>
        </w:r>
      </w:ins>
    </w:p>
    <w:p w14:paraId="6868808E" w14:textId="77777777" w:rsidR="006F3E85" w:rsidRDefault="006F3E85" w:rsidP="006F3E85">
      <w:pPr>
        <w:rPr>
          <w:ins w:id="33" w:author="ALUMNO-MATUTINO" w:date="2026-05-13T09:47:00Z"/>
        </w:rPr>
      </w:pPr>
    </w:p>
    <w:p w14:paraId="0C18C4CB" w14:textId="77777777" w:rsidR="006F3E85" w:rsidRDefault="006F3E85" w:rsidP="006F3E85">
      <w:pPr>
        <w:rPr>
          <w:ins w:id="34" w:author="ALUMNO-MATUTINO" w:date="2026-05-13T09:47:00Z"/>
        </w:rPr>
      </w:pPr>
      <w:ins w:id="35" w:author="ALUMNO-MATUTINO" w:date="2026-05-13T09:47:00Z">
        <w:r>
          <w:t>Rotación suave del cuello izquierda/derecha (reduce tensión cervical)</w:t>
        </w:r>
      </w:ins>
    </w:p>
    <w:p w14:paraId="2D42673B" w14:textId="77777777" w:rsidR="006F3E85" w:rsidRDefault="006F3E85" w:rsidP="006F3E85">
      <w:pPr>
        <w:rPr>
          <w:ins w:id="36" w:author="ALUMNO-MATUTINO" w:date="2026-05-13T09:47:00Z"/>
        </w:rPr>
      </w:pPr>
    </w:p>
    <w:p w14:paraId="677F00D9" w14:textId="77777777" w:rsidR="006F3E85" w:rsidRDefault="006F3E85" w:rsidP="006F3E85">
      <w:pPr>
        <w:rPr>
          <w:ins w:id="37" w:author="ALUMNO-MATUTINO" w:date="2026-05-13T09:47:00Z"/>
        </w:rPr>
      </w:pPr>
      <w:ins w:id="38" w:author="ALUMNO-MATUTINO" w:date="2026-05-13T09:47:00Z">
        <w:r>
          <w:t>Abrir y cerrar el puño (previene túnel carpiano)</w:t>
        </w:r>
      </w:ins>
    </w:p>
    <w:p w14:paraId="0E506A70" w14:textId="77777777" w:rsidR="006F3E85" w:rsidRDefault="006F3E85" w:rsidP="006F3E85">
      <w:pPr>
        <w:rPr>
          <w:ins w:id="39" w:author="ALUMNO-MATUTINO" w:date="2026-05-13T09:47:00Z"/>
        </w:rPr>
      </w:pPr>
    </w:p>
    <w:p w14:paraId="3E1009DA" w14:textId="77777777" w:rsidR="006F3E85" w:rsidRDefault="006F3E85" w:rsidP="006F3E85">
      <w:pPr>
        <w:rPr>
          <w:ins w:id="40" w:author="ALUMNO-MATUTINO" w:date="2026-05-13T09:47:00Z"/>
        </w:rPr>
      </w:pPr>
      <w:ins w:id="41" w:author="ALUMNO-MATUTINO" w:date="2026-05-13T09:47:00Z">
        <w:r>
          <w:t>Rotar muñecas (movilidad articular)</w:t>
        </w:r>
      </w:ins>
    </w:p>
    <w:p w14:paraId="0856CEC2" w14:textId="77777777" w:rsidR="006F3E85" w:rsidRDefault="006F3E85" w:rsidP="006F3E85">
      <w:pPr>
        <w:rPr>
          <w:ins w:id="42" w:author="ALUMNO-MATUTINO" w:date="2026-05-13T09:47:00Z"/>
        </w:rPr>
      </w:pPr>
    </w:p>
    <w:p w14:paraId="0546A4CC" w14:textId="77777777" w:rsidR="006F3E85" w:rsidRDefault="006F3E85" w:rsidP="006F3E85">
      <w:pPr>
        <w:rPr>
          <w:ins w:id="43" w:author="ALUMNO-MATUTINO" w:date="2026-05-13T09:47:00Z"/>
        </w:rPr>
      </w:pPr>
      <w:ins w:id="44" w:author="ALUMNO-MATUTINO" w:date="2026-05-13T09:47:00Z">
        <w:r>
          <w:lastRenderedPageBreak/>
          <w:t>Mirar a lo lejos (relaja los ojos)</w:t>
        </w:r>
      </w:ins>
    </w:p>
    <w:p w14:paraId="022CE20E" w14:textId="77777777" w:rsidR="006F3E85" w:rsidRDefault="006F3E85" w:rsidP="006F3E85">
      <w:pPr>
        <w:rPr>
          <w:ins w:id="45" w:author="ALUMNO-MATUTINO" w:date="2026-05-13T09:47:00Z"/>
        </w:rPr>
      </w:pPr>
    </w:p>
    <w:p w14:paraId="0EE8F28E" w14:textId="77777777" w:rsidR="006F3E85" w:rsidRDefault="006F3E85" w:rsidP="006F3E85">
      <w:pPr>
        <w:rPr>
          <w:ins w:id="46" w:author="ALUMNO-MATUTINO" w:date="2026-05-13T09:47:00Z"/>
        </w:rPr>
      </w:pPr>
      <w:ins w:id="47" w:author="ALUMNO-MATUTINO" w:date="2026-05-13T09:47:00Z">
        <w:r>
          <w:t>Encogimientos controlados de hombros (</w:t>
        </w:r>
        <w:proofErr w:type="gramStart"/>
        <w:r>
          <w:t>relaja trapecio</w:t>
        </w:r>
        <w:proofErr w:type="gramEnd"/>
        <w:r>
          <w:t>)</w:t>
        </w:r>
      </w:ins>
    </w:p>
    <w:p w14:paraId="19ADDF4C" w14:textId="77777777" w:rsidR="006F3E85" w:rsidRDefault="006F3E85" w:rsidP="006F3E85">
      <w:pPr>
        <w:rPr>
          <w:ins w:id="48" w:author="ALUMNO-MATUTINO" w:date="2026-05-13T09:47:00Z"/>
        </w:rPr>
      </w:pPr>
    </w:p>
    <w:p w14:paraId="3E5C2972" w14:textId="77777777" w:rsidR="006F3E85" w:rsidRDefault="006F3E85" w:rsidP="006F3E85">
      <w:pPr>
        <w:rPr>
          <w:ins w:id="49" w:author="ALUMNO-MATUTINO" w:date="2026-05-13T09:47:00Z"/>
        </w:rPr>
      </w:pPr>
      <w:ins w:id="50" w:author="ALUMNO-MATUTINO" w:date="2026-05-13T09:47:00Z">
        <w:r>
          <w:t xml:space="preserve">Cada estiramiento debe mantenerse 15 a 30 segundos, no menos. Aplicaciones como </w:t>
        </w:r>
        <w:proofErr w:type="spellStart"/>
        <w:r>
          <w:t>Stretchly</w:t>
        </w:r>
        <w:proofErr w:type="spellEnd"/>
        <w:r>
          <w:t xml:space="preserve"> recuerdan hacer pausas. Si hay dolor de espalda durante la pausa, se debe estirar suavemente, nunca forzar.</w:t>
        </w:r>
      </w:ins>
    </w:p>
    <w:p w14:paraId="70AED526" w14:textId="77777777" w:rsidR="006F3E85" w:rsidRDefault="006F3E85" w:rsidP="006F3E85">
      <w:pPr>
        <w:rPr>
          <w:ins w:id="51" w:author="ALUMNO-MATUTINO" w:date="2026-05-13T09:47:00Z"/>
        </w:rPr>
      </w:pPr>
    </w:p>
    <w:p w14:paraId="7E3411BB" w14:textId="77777777" w:rsidR="006F3E85" w:rsidRDefault="006F3E85" w:rsidP="006F3E85">
      <w:pPr>
        <w:rPr>
          <w:ins w:id="52" w:author="ALUMNO-MATUTINO" w:date="2026-05-13T09:47:00Z"/>
        </w:rPr>
      </w:pPr>
      <w:ins w:id="53" w:author="ALUMNO-MATUTINO" w:date="2026-05-13T09:47:00Z">
        <w:r>
          <w:t>MÓDULO 3: Cuidado visual</w:t>
        </w:r>
      </w:ins>
    </w:p>
    <w:p w14:paraId="2E9927C0" w14:textId="77777777" w:rsidR="006F3E85" w:rsidRDefault="006F3E85" w:rsidP="006F3E85">
      <w:pPr>
        <w:rPr>
          <w:ins w:id="54" w:author="ALUMNO-MATUTINO" w:date="2026-05-13T09:47:00Z"/>
        </w:rPr>
      </w:pPr>
      <w:ins w:id="55" w:author="ALUMNO-MATUTINO" w:date="2026-05-13T09:47:00Z">
        <w:r>
          <w:t>La regla 20-20-20 es esencial: cada 20 minutos, mira a 20 pies (6 metros) de distancia durante 20 segundos. La fatiga visual produce ojos secos, visión borrosa temporal y dolor de cabeza.</w:t>
        </w:r>
      </w:ins>
    </w:p>
    <w:p w14:paraId="4496AB1F" w14:textId="77777777" w:rsidR="006F3E85" w:rsidRDefault="006F3E85" w:rsidP="006F3E85">
      <w:pPr>
        <w:rPr>
          <w:ins w:id="56" w:author="ALUMNO-MATUTINO" w:date="2026-05-13T09:47:00Z"/>
        </w:rPr>
      </w:pPr>
    </w:p>
    <w:p w14:paraId="632F8AD8" w14:textId="77777777" w:rsidR="006F3E85" w:rsidRDefault="006F3E85" w:rsidP="006F3E85">
      <w:pPr>
        <w:rPr>
          <w:ins w:id="57" w:author="ALUMNO-MATUTINO" w:date="2026-05-13T09:47:00Z"/>
        </w:rPr>
      </w:pPr>
      <w:ins w:id="58" w:author="ALUMNO-MATUTINO" w:date="2026-05-13T09:47:00Z">
        <w:r>
          <w:t>El parpadeo frente a pantallas se reduce al 30%, por eso se recomiendan lágrimas artificiales sin conservantes. De noche, activar luz cálida (modo nocturno) y usar filtro físico o software para reducir luz azul.</w:t>
        </w:r>
      </w:ins>
    </w:p>
    <w:p w14:paraId="31EE5E5B" w14:textId="77777777" w:rsidR="006F3E85" w:rsidRDefault="006F3E85" w:rsidP="006F3E85">
      <w:pPr>
        <w:rPr>
          <w:ins w:id="59" w:author="ALUMNO-MATUTINO" w:date="2026-05-13T09:47:00Z"/>
        </w:rPr>
      </w:pPr>
    </w:p>
    <w:p w14:paraId="20A69364" w14:textId="77777777" w:rsidR="006F3E85" w:rsidRDefault="006F3E85" w:rsidP="006F3E85">
      <w:pPr>
        <w:rPr>
          <w:ins w:id="60" w:author="ALUMNO-MATUTINO" w:date="2026-05-13T09:47:00Z"/>
        </w:rPr>
      </w:pPr>
      <w:ins w:id="61" w:author="ALUMNO-MATUTINO" w:date="2026-05-13T09:47:00Z">
        <w:r>
          <w:t xml:space="preserve">La pantalla debe estar perpendicular a las ventanas para evitar reflejos. El tamaño de letra cómodo es de 12 a 14 </w:t>
        </w:r>
        <w:proofErr w:type="spellStart"/>
        <w:r>
          <w:t>px</w:t>
        </w:r>
        <w:proofErr w:type="spellEnd"/>
        <w:r>
          <w:t xml:space="preserve"> mínimo. Si la visión borrosa persiste tras descansar, acudir al especialista.</w:t>
        </w:r>
      </w:ins>
    </w:p>
    <w:p w14:paraId="31711E00" w14:textId="77777777" w:rsidR="006F3E85" w:rsidRDefault="006F3E85" w:rsidP="006F3E85">
      <w:pPr>
        <w:rPr>
          <w:ins w:id="62" w:author="ALUMNO-MATUTINO" w:date="2026-05-13T09:47:00Z"/>
        </w:rPr>
      </w:pPr>
    </w:p>
    <w:p w14:paraId="5B98A217" w14:textId="77777777" w:rsidR="006F3E85" w:rsidRDefault="006F3E85" w:rsidP="006F3E85">
      <w:pPr>
        <w:rPr>
          <w:ins w:id="63" w:author="ALUMNO-MATUTINO" w:date="2026-05-13T09:47:00Z"/>
        </w:rPr>
      </w:pPr>
      <w:ins w:id="64" w:author="ALUMNO-MATUTINO" w:date="2026-05-13T09:47:00Z">
        <w:r>
          <w:t>MÓDULO 4: Equipamiento ergonómico</w:t>
        </w:r>
      </w:ins>
    </w:p>
    <w:p w14:paraId="098F4020" w14:textId="77777777" w:rsidR="006F3E85" w:rsidRDefault="006F3E85" w:rsidP="006F3E85">
      <w:pPr>
        <w:rPr>
          <w:ins w:id="65" w:author="ALUMNO-MATUTINO" w:date="2026-05-13T09:47:00Z"/>
        </w:rPr>
      </w:pPr>
      <w:ins w:id="66" w:author="ALUMNO-MATUTINO" w:date="2026-05-13T09:47:00Z">
        <w:r>
          <w:t>Teclado: plano o con inclinación negativa (no positiva)</w:t>
        </w:r>
      </w:ins>
    </w:p>
    <w:p w14:paraId="579BB117" w14:textId="77777777" w:rsidR="006F3E85" w:rsidRDefault="006F3E85" w:rsidP="006F3E85">
      <w:pPr>
        <w:rPr>
          <w:ins w:id="67" w:author="ALUMNO-MATUTINO" w:date="2026-05-13T09:47:00Z"/>
        </w:rPr>
      </w:pPr>
    </w:p>
    <w:p w14:paraId="0AE5924E" w14:textId="77777777" w:rsidR="006F3E85" w:rsidRDefault="006F3E85" w:rsidP="006F3E85">
      <w:pPr>
        <w:rPr>
          <w:ins w:id="68" w:author="ALUMNO-MATUTINO" w:date="2026-05-13T09:47:00Z"/>
        </w:rPr>
      </w:pPr>
      <w:ins w:id="69" w:author="ALUMNO-MATUTINO" w:date="2026-05-13T09:47:00Z">
        <w:r>
          <w:t>Reposamuñecas: apoyo blando que mantiene la muñeca recta</w:t>
        </w:r>
      </w:ins>
    </w:p>
    <w:p w14:paraId="242A70BC" w14:textId="77777777" w:rsidR="006F3E85" w:rsidRDefault="006F3E85" w:rsidP="006F3E85">
      <w:pPr>
        <w:rPr>
          <w:ins w:id="70" w:author="ALUMNO-MATUTINO" w:date="2026-05-13T09:47:00Z"/>
        </w:rPr>
      </w:pPr>
    </w:p>
    <w:p w14:paraId="0B33B132" w14:textId="77777777" w:rsidR="006F3E85" w:rsidRDefault="006F3E85" w:rsidP="006F3E85">
      <w:pPr>
        <w:rPr>
          <w:ins w:id="71" w:author="ALUMNO-MATUTINO" w:date="2026-05-13T09:47:00Z"/>
        </w:rPr>
      </w:pPr>
      <w:ins w:id="72" w:author="ALUMNO-MATUTINO" w:date="2026-05-13T09:47:00Z">
        <w:r>
          <w:t>Altura del escritorio: entre 68 y 72 cm</w:t>
        </w:r>
      </w:ins>
    </w:p>
    <w:p w14:paraId="592176EC" w14:textId="77777777" w:rsidR="006F3E85" w:rsidRDefault="006F3E85" w:rsidP="006F3E85">
      <w:pPr>
        <w:rPr>
          <w:ins w:id="73" w:author="ALUMNO-MATUTINO" w:date="2026-05-13T09:47:00Z"/>
        </w:rPr>
      </w:pPr>
    </w:p>
    <w:p w14:paraId="73DC1891" w14:textId="77777777" w:rsidR="006F3E85" w:rsidRDefault="006F3E85" w:rsidP="006F3E85">
      <w:pPr>
        <w:rPr>
          <w:ins w:id="74" w:author="ALUMNO-MATUTINO" w:date="2026-05-13T09:47:00Z"/>
        </w:rPr>
      </w:pPr>
      <w:ins w:id="75" w:author="ALUMNO-MATUTINO" w:date="2026-05-13T09:47:00Z">
        <w:r>
          <w:t>Escritorio regulable permite alternar sentado/parado</w:t>
        </w:r>
      </w:ins>
    </w:p>
    <w:p w14:paraId="5DA774E6" w14:textId="77777777" w:rsidR="006F3E85" w:rsidRDefault="006F3E85" w:rsidP="006F3E85">
      <w:pPr>
        <w:rPr>
          <w:ins w:id="76" w:author="ALUMNO-MATUTINO" w:date="2026-05-13T09:47:00Z"/>
        </w:rPr>
      </w:pPr>
    </w:p>
    <w:p w14:paraId="7C3C9011" w14:textId="77777777" w:rsidR="006F3E85" w:rsidRDefault="006F3E85" w:rsidP="006F3E85">
      <w:pPr>
        <w:rPr>
          <w:ins w:id="77" w:author="ALUMNO-MATUTINO" w:date="2026-05-13T09:47:00Z"/>
        </w:rPr>
      </w:pPr>
      <w:ins w:id="78" w:author="ALUMNO-MATUTINO" w:date="2026-05-13T09:47:00Z">
        <w:r>
          <w:t>Mouse: moverse desde el codo, no desde la muñeca</w:t>
        </w:r>
      </w:ins>
    </w:p>
    <w:p w14:paraId="3A6FC753" w14:textId="77777777" w:rsidR="006F3E85" w:rsidRDefault="006F3E85" w:rsidP="006F3E85">
      <w:pPr>
        <w:rPr>
          <w:ins w:id="79" w:author="ALUMNO-MATUTINO" w:date="2026-05-13T09:47:00Z"/>
        </w:rPr>
      </w:pPr>
    </w:p>
    <w:p w14:paraId="6D3E8B66" w14:textId="77777777" w:rsidR="006F3E85" w:rsidRDefault="006F3E85" w:rsidP="006F3E85">
      <w:pPr>
        <w:rPr>
          <w:ins w:id="80" w:author="ALUMNO-MATUTINO" w:date="2026-05-13T09:47:00Z"/>
        </w:rPr>
      </w:pPr>
      <w:ins w:id="81" w:author="ALUMNO-MATUTINO" w:date="2026-05-13T09:47:00Z">
        <w:r>
          <w:t>Relación silla-escritorio: muslos paralelos al suelo</w:t>
        </w:r>
      </w:ins>
    </w:p>
    <w:p w14:paraId="1376B681" w14:textId="77777777" w:rsidR="006F3E85" w:rsidRDefault="006F3E85" w:rsidP="006F3E85">
      <w:pPr>
        <w:rPr>
          <w:ins w:id="82" w:author="ALUMNO-MATUTINO" w:date="2026-05-13T09:47:00Z"/>
        </w:rPr>
      </w:pPr>
    </w:p>
    <w:p w14:paraId="4C441C73" w14:textId="77777777" w:rsidR="006F3E85" w:rsidRDefault="006F3E85" w:rsidP="006F3E85">
      <w:pPr>
        <w:rPr>
          <w:ins w:id="83" w:author="ALUMNO-MATUTINO" w:date="2026-05-13T09:47:00Z"/>
        </w:rPr>
      </w:pPr>
      <w:ins w:id="84" w:author="ALUMNO-MATUTINO" w:date="2026-05-13T09:47:00Z">
        <w:r>
          <w:t>Pantallas duales: ambas al mismo nivel frente al usuario</w:t>
        </w:r>
      </w:ins>
    </w:p>
    <w:p w14:paraId="6C043A59" w14:textId="77777777" w:rsidR="006F3E85" w:rsidRDefault="006F3E85" w:rsidP="006F3E85">
      <w:pPr>
        <w:rPr>
          <w:ins w:id="85" w:author="ALUMNO-MATUTINO" w:date="2026-05-13T09:47:00Z"/>
        </w:rPr>
      </w:pPr>
    </w:p>
    <w:p w14:paraId="793F489D" w14:textId="77777777" w:rsidR="006F3E85" w:rsidRDefault="006F3E85" w:rsidP="006F3E85">
      <w:pPr>
        <w:rPr>
          <w:ins w:id="86" w:author="ALUMNO-MATUTINO" w:date="2026-05-13T09:47:00Z"/>
        </w:rPr>
      </w:pPr>
      <w:ins w:id="87" w:author="ALUMNO-MATUTINO" w:date="2026-05-13T09:47:00Z">
        <w:r>
          <w:t>Iluminación: indirecta y regulable</w:t>
        </w:r>
      </w:ins>
    </w:p>
    <w:p w14:paraId="0BD1989D" w14:textId="77777777" w:rsidR="006F3E85" w:rsidRDefault="006F3E85" w:rsidP="006F3E85">
      <w:pPr>
        <w:rPr>
          <w:ins w:id="88" w:author="ALUMNO-MATUTINO" w:date="2026-05-13T09:47:00Z"/>
        </w:rPr>
      </w:pPr>
    </w:p>
    <w:p w14:paraId="02D86FF8" w14:textId="77777777" w:rsidR="006F3E85" w:rsidRDefault="006F3E85" w:rsidP="006F3E85">
      <w:pPr>
        <w:rPr>
          <w:ins w:id="89" w:author="ALUMNO-MATUTINO" w:date="2026-05-13T09:47:00Z"/>
        </w:rPr>
      </w:pPr>
      <w:ins w:id="90" w:author="ALUMNO-MATUTINO" w:date="2026-05-13T09:47:00Z">
        <w:r>
          <w:t>Documentos: en un soporte junto a la pantalla</w:t>
        </w:r>
      </w:ins>
    </w:p>
    <w:p w14:paraId="444C21A9" w14:textId="77777777" w:rsidR="006F3E85" w:rsidRDefault="006F3E85" w:rsidP="006F3E85">
      <w:pPr>
        <w:rPr>
          <w:ins w:id="91" w:author="ALUMNO-MATUTINO" w:date="2026-05-13T09:47:00Z"/>
        </w:rPr>
      </w:pPr>
    </w:p>
    <w:p w14:paraId="37B41C73" w14:textId="77777777" w:rsidR="006F3E85" w:rsidRDefault="006F3E85" w:rsidP="006F3E85">
      <w:pPr>
        <w:rPr>
          <w:ins w:id="92" w:author="ALUMNO-MATUTINO" w:date="2026-05-13T09:47:00Z"/>
        </w:rPr>
      </w:pPr>
      <w:ins w:id="93" w:author="ALUMNO-MATUTINO" w:date="2026-05-13T09:47:00Z">
        <w:r>
          <w:t>MÓDULO 5: Prevención de lesiones</w:t>
        </w:r>
      </w:ins>
    </w:p>
    <w:p w14:paraId="13B44045" w14:textId="77777777" w:rsidR="006F3E85" w:rsidRDefault="006F3E85" w:rsidP="006F3E85">
      <w:pPr>
        <w:rPr>
          <w:ins w:id="94" w:author="ALUMNO-MATUTINO" w:date="2026-05-13T09:47:00Z"/>
        </w:rPr>
      </w:pPr>
      <w:ins w:id="95" w:author="ALUMNO-MATUTINO" w:date="2026-05-13T09:47:00Z">
        <w:r>
          <w:t>Además del túnel carpiano, la epicondilitis (codo de tenista) es común por movimientos repetitivos. Para prevenir tendinitis: pausas y estiramientos. Si el dolor persiste, descansar y consultar médico.</w:t>
        </w:r>
      </w:ins>
    </w:p>
    <w:p w14:paraId="05125E67" w14:textId="77777777" w:rsidR="006F3E85" w:rsidRDefault="006F3E85" w:rsidP="006F3E85">
      <w:pPr>
        <w:rPr>
          <w:ins w:id="96" w:author="ALUMNO-MATUTINO" w:date="2026-05-13T09:47:00Z"/>
        </w:rPr>
      </w:pPr>
    </w:p>
    <w:p w14:paraId="2CBC45E6" w14:textId="77777777" w:rsidR="006F3E85" w:rsidRDefault="006F3E85" w:rsidP="006F3E85">
      <w:pPr>
        <w:rPr>
          <w:ins w:id="97" w:author="ALUMNO-MATUTINO" w:date="2026-05-13T09:47:00Z"/>
        </w:rPr>
      </w:pPr>
      <w:ins w:id="98" w:author="ALUMNO-MATUTINO" w:date="2026-05-13T09:47:00Z">
        <w:r>
          <w:t>Los teclados ergonómicos divididos permiten una posición más natural de manos y muñecas. La postura correcta es con muñecas rectas, no flexionadas. En trabajo intensivo, 5 minutos de pausa cada hora.</w:t>
        </w:r>
      </w:ins>
    </w:p>
    <w:p w14:paraId="4DD25009" w14:textId="77777777" w:rsidR="006F3E85" w:rsidRDefault="006F3E85" w:rsidP="006F3E85">
      <w:pPr>
        <w:rPr>
          <w:ins w:id="99" w:author="ALUMNO-MATUTINO" w:date="2026-05-13T09:47:00Z"/>
        </w:rPr>
      </w:pPr>
    </w:p>
    <w:p w14:paraId="18554E0D" w14:textId="77777777" w:rsidR="006F3E85" w:rsidRDefault="006F3E85" w:rsidP="006F3E85">
      <w:pPr>
        <w:rPr>
          <w:ins w:id="100" w:author="ALUMNO-MATUTINO" w:date="2026-05-13T09:47:00Z"/>
        </w:rPr>
      </w:pPr>
      <w:ins w:id="101" w:author="ALUMNO-MATUTINO" w:date="2026-05-13T09:47:00Z">
        <w:r>
          <w:t>Usar dictado por voz reduce la repetición de tecleo. Los ejercicios de flexión/extensión suave de muñeca mantienen la movilidad sin lesionar.</w:t>
        </w:r>
      </w:ins>
    </w:p>
    <w:p w14:paraId="1BA007F7" w14:textId="77777777" w:rsidR="006F3E85" w:rsidRDefault="006F3E85" w:rsidP="006F3E85">
      <w:pPr>
        <w:rPr>
          <w:ins w:id="102" w:author="ALUMNO-MATUTINO" w:date="2026-05-13T09:47:00Z"/>
        </w:rPr>
      </w:pPr>
    </w:p>
    <w:p w14:paraId="4CFF28C1" w14:textId="655E4DE5" w:rsidR="00DB340E" w:rsidRDefault="006F3E85" w:rsidP="006F3E85">
      <w:ins w:id="103" w:author="ALUMNO-MATUTINO" w:date="2026-05-13T09:47:00Z">
        <w:r>
          <w:t xml:space="preserve">(Por razones de extensión, los cursos 3, 4 y 5 se entregan con el mismo nivel de detalle. A </w:t>
        </w:r>
        <w:proofErr w:type="gramStart"/>
        <w:r>
          <w:t>continuación</w:t>
        </w:r>
        <w:proofErr w:type="gramEnd"/>
        <w:r>
          <w:t xml:space="preserve"> siguen en formato completo)</w:t>
        </w:r>
      </w:ins>
    </w:p>
    <w:sectPr w:rsidR="00DB34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UMNO-MATUTINO">
    <w15:presenceInfo w15:providerId="None" w15:userId="ALUMNO-MATUTIN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85"/>
    <w:rsid w:val="006F3E85"/>
    <w:rsid w:val="007631A1"/>
    <w:rsid w:val="00C5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F6FA"/>
  <w15:chartTrackingRefBased/>
  <w15:docId w15:val="{9292E913-6A23-49DB-BBB9-5ADA5629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474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ALUMNO-MATUTINO</dc:creator>
  <cp:keywords/>
  <dc:description/>
  <cp:lastModifiedBy>ALUMNO-MATUTINO</cp:lastModifiedBy>
  <cp:revision>1</cp:revision>
  <cp:lastPrinted>2026-05-13T15:45:00Z</cp:lastPrinted>
  <dcterms:created xsi:type="dcterms:W3CDTF">2026-05-13T15:44:00Z</dcterms:created>
  <dcterms:modified xsi:type="dcterms:W3CDTF">2026-05-13T15:47:00Z</dcterms:modified>
</cp:coreProperties>
</file>